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Nota de decisões metodológicas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Resposta ao parecer e aos comentários de coorientação</w:t>
      </w:r>
    </w:p>
    <w:p>
      <w:pPr>
        <w:spacing w:after="320" w:before="20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Thomas G. M. Lopes  |  setembro de 2026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Objeto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 nota acompanha a versão revisada do artigo e cumpre três funções. Registra como cada observação do parecer foi tratada e onde a alteração se encontra no texto. Registra o mesmo quanto aos comentários de coorientação, que motivaram a análise que passou a ocupar o centro do trabalho. E atualiza os parâmetros da estimação, substituindo integralmente as versões anteriores desta nota.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painel foi estendido e corrigido. Passou a cobrir de 2010 a 2025, com 7.419 observações firma-ano de 730 companhias, 194 entradas em 5.695 firma-anos de risco. A detecção de recuperação judicial foi refeita pela categoria de documentos entregue pela própria companhia, o que reduziu falsos positivos, e doze emissores estrangeiros com recibos de depósito foram excluídos da amostra, por não estarem sujeitos à legislação brasileira de recuperação judicial. Todos os números do artigo derivam do código de reprodução que acompanha esta nota.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resultado que mudou a organização do artigo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observação de que dois dos três critérios de vulnerabilidade são construídos a partir das mesmas demonstrações que geram os preditores foi investigada e mostrou-se material. O critério de EBITDA negativo por dois exercícios exige resultado operacional negativo também no exercício da previsão, de modo que metade da condição que define o evento já é observada quando a previsão é feita.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Decompondo o evento pelo critério que o define, sobre subconjuntos em que cada entrada satisfaz um único critério, o quadro agregado se divide. Nas 66 entradas apenas por prejuízo operacional, o escore alcança 0,649 contra 0,973 da cobertura de juros, diferença de 0,324 ponto. Nas 51 entradas apenas por patrimônio líquido negativo, o escore fica nominalmente à frente da cobertura de juros, por 0,030 ponto, com intervalo que contém o zero: o que se observa é empate, e não superioridade; </w:t>
      </w:r>
      <w:del w:id="9001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delText xml:space="preserve">a única diferença significativa é contra o escore supervisionado, que ele supera por 0,066 ponto.</w:delText>
        </w:r>
      </w:del>
      <w:ins w:id="9002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a única diferença significativa é contra o escore supervisionado, que ele supera por 0,066 ponto, resultado que não resiste à antecipação das datas de recuperação judicial descrita na seção 6.</w:t>
        </w:r>
      </w:ins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Nas 11 entradas apenas por recuperação judicial nenhuma diferença é distinguível, com amplitude de intervalo de 0,125 ponto, que limita o que seria detectável. Reestimados sem as entradas por prejuízo operacional, escore sintético, escore supervisionado e referência não linear </w:t>
      </w:r>
      <w:del w:id="9003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delText xml:space="preserve">ficam em 0,857, 0,856 e 0,858.</w:delText>
        </w:r>
      </w:del>
      <w:ins w:id="9004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ficam em 0,857, 0,856 e 0,857.</w:t>
        </w:r>
      </w:ins>
    </w:p>
    <w:p>
      <w:pPr>
        <w:spacing w:line="360"/>
        <w:ind w:firstLine="708"/>
        <w:jc w:val="both"/>
      </w:pPr>
      <w:del w:id="9005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delText xml:space="preserve">A explicação é de composição e foi verificada nos dados.</w:delText>
        </w:r>
      </w:del>
      <w:ins w:id="9006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No horizonte de um ano, a maior parte do contraste decorre da sobreposição mecânica: as 66 entradas têm EBITDA negativo já no exercício da previsão, e a margem EBITDA isolada alcança 0,978 nesse subconjunto. No horizonte de dois anos, em que a sobreposição desaparece, os dados são consistentes com uma explicação de composição.</w:t>
        </w:r>
      </w:ins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As firmas que caminham para o prejuízo operacional apresentam, no momento da previsão, alavancagem mediana de 0,213 contra 0,326 das que não entram e liquidez corrente de 1,998 contra 1,430: seu balanço é, nas dimensões de estrutura, melhor que o da firma mediana. Como as maiores cargas do primeiro componente são capital de giro, alavancagem e liquidez, o escore as classifica como robustas, a ponto de a ordenação se inverter no horizonte de dois anos, com área sob a curva de 0,377. As que entram por patrimônio líquido negativo apresentam o perfil oposto, com alavancagem de 0,425. A seção 5.5 do artigo passou a ser essa análise, o título foi reescrito em torno dela e a conclusão passou a afirmar que o escore não é uniformemente inferior, </w:t>
      </w:r>
      <w:del w:id="9007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delText xml:space="preserve">e sim cego a uma das rotas de deterioração</w:delText>
        </w:r>
      </w:del>
      <w:ins w:id="9008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e sim fraco em uma das rotas de deterioração</w:t>
        </w:r>
      </w:ins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Resposta ao parecer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1 – Tratamento de cada observação do parecer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I.1 PCA estimado dentro das partições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Padronização, matriz de correlação e autovetor estimados apenas nas firmas de treino, com projeção do teste pelos parâmetros do treino. O mesmo para a padronização dos escores supervisionados, os quantis de winsorização do benchmark e o número de componentes, este por validação cruzada aninhada.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Tabelas 9 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I.2 Validação minskyana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Expressão substituída. Validação refeita sem a cobertura de juros: </w:t>
            </w:r>
            <w:del w:id="9009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área sob a curva de 0,783 para 0,770</w:delText>
              </w:r>
            </w:del>
            <w:ins w:id="9010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área sob a curva de 0,782 para 0,769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o que sustenta a validade convergente em base mais estrita.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5.2; Tabela 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I.3 Calendário informacional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Subseção própria. A recuperação judicial é datada pela entrega do primeiro documento à CVM, portanto por divulgação pública. Com a detecção corrigida, apenas 11 entradas são identificadas exclusivamente por esse critério, </w:t>
            </w:r>
            <w:del w:id="9011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e excluí-las praticamente não altera nenhum resultado.</w:delText>
              </w:r>
            </w:del>
            <w:ins w:id="9012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e excluí-las praticamente não altera nenhum resultado. Antecipar em um ano a data das 22 firmas cujo primeiro documento trata do andamento do processo também não altera a conclusão central.</w:t>
              </w:r>
            </w:ins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I.4 Saída do painel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censura informativa e risco competitivo. O motivo da saída foi recuperado do cadastro de companhias abertas. </w:t>
            </w:r>
            <w:del w:id="9013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Das 143 firmas que saem, 32,2% estavam em vulnerabilidade na última observação, contra 16,0% das que permanecem; 46 saídas têm sinal de dificuldade financeira e 6 ocorrem a partir do estado saudável, tratadas como evento na sensibilidade.</w:delText>
              </w:r>
            </w:del>
            <w:ins w:id="9014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Das 201 firmas que saem, 31,8% estavam em vulnerabilidade na última observação, contra 14,4% das que permanecem. Pelo cadastro, as saídas dividem-se em fechamento voluntário (119), recuperação judicial (28), incorporação (22), falência ou liquidação (12), outros cancelamentos (7) e motivo não identificado (13); tratar como evento as saídas por dificuldade financeira, por qualquer das duas classificações, não altera a ordenação.</w:t>
              </w:r>
            </w:ins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5.8; 5.9;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I.5 Inferência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agrupado por firma como inferência principal, DeLong como análise complementar, </w:t>
            </w:r>
            <w:del w:id="9015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Bonferroni sobre os valores do bootstrap.</w:delText>
              </w:r>
            </w:del>
            <w:ins w:id="9016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Bonferroni sobre os valores do bootstrap, para as seis comparações contra benchmarks e referência não linear.</w:t>
              </w:r>
            </w:ins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Tabelas 10 e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I.6 Métricas além da AUC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del w:id="9017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Precisão e revocação, Brier, calibração, tabela operacional com limiares fixados no treino e decisão líquida.</w:delText>
              </w:r>
            </w:del>
            <w:ins w:id="9018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Precisão e revocação, Brier, calibração logística sobre o posto do escore, tabela operacional com limiares fixados no treino e decisão líquida, nos dois horizontes.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A calibração dos modelos supervisionados usa predições fora de partições internas ao treino.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5.7; Tabela 17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I.7 Múltiplas entradas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 firmas com uma entrada e 22 com duas ou mais; 19 reentradas na amostra comum; sensibilidade de primeira entrada reportada.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I.8 Estatuto de H4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diagnóstica formulada após H1 e H2, com critério de avaliação fixado antes da estimação do escore supervisionado. A decomposição por tipo de entrada qualifica o resultado: o ganho da supervisão concentra-se nas entradas mecânicas.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I.9 Moderação do mecanismo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três substituições adotadas. A leitura por variância entre firmas foi rebaixada a descrição, com os p-valores declarados. A explicação que o texto sustenta é a de composição, verificada no perfil das firmas por rota de deterioração.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5.6; 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II.1 Harmonização dos valores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Convenção única: as tabelas principais usam a atribuição de referência; as médias sobre dez atribuições aparecem na decomposição e na análise de estabilidade, sempre identificadas.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II.2 Formulação de H1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Parcialmente sustentada quanto à coerência do eixo e rejeitada quanto à unidimensionalidade.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II.3 Uso exclusivo do CP1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 quatro argumentos incorporados, com a verificação empírica da soma de componentes.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5.1; 5.8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agregado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del w:id="9019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Retirado como extensão prevista.</w:delText>
              </w:r>
            </w:del>
            <w:ins w:id="9020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Mantido apenas como agenda, sem compromisso de execução no artigo.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O levantamento de cobertura das informações trimestrais indica que a via trimestral, entre as apontadas no parecer, é praticável no universo estudado.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Defesa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Expansão da fundamentação teórica e institucional registrada para a fase de dissertação.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6 desta nota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Resposta aos comentários de coorientação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2 – Tratamento dos comentários de coorientação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entre os critérios do evento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Investigada e confirmada como material, inclusive sobre subconjuntos puros e com declaração de poder. Deu origem à decomposição por tipo de entrada, que passou a ser a análise central do artigo, e à reestimação dos modelos supervisionados sem as entradas cuja condição já é observada na previsão.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5.5; Tabelas 13 e 14, Figura 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Separação temporal, com anos finais reservados para teste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Implementada como esquema de avaliação a par da validação cruzada, separada pelo ano do desfecho: treino até 2021, teste de 2022 a 2025, com 40 entradas em um ano e 34 em dois. A ordenação em um ano é a mesma da validação cruzada.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Previsão dentro e depois fora da amostra, com classificação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Tabela 9 reporta o desempenho dentro da amostra, com e sem controles, e fora dela; a Tabela 17 traduz o resultado em regra de classificação, com limiares fixados no treino, sensibilidade, especificidade e valores preditivos.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5.3; 5.7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mais recentes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 estendido até 2025, o que acrescentou as reestruturações recentes e elevou o número de entradas por recuperação judicial disponíveis para o critério externo.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de recuperação judicial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Refeita pela categoria de documentos entregue pela própria companhia, com verificação cruzada e exclusões manuais documentadas. A taxa residual estimada de falsos positivos é de 2,5%.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4.1; 5.9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 trimestral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Levantada a cobertura das informações trimestrais, que se mostrou alta em todo o período. Não entra neste artigo, por decisão de escopo, e qualifica a extensão agregada como viável.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Autorreferências, fonte dos dados e equações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Aplicados: construções de autorreferência retiradas, descrição da fonte na seção de dados e equações numeradas e referidas no texto.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3.1; 3.2; 3.4; 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Ressalva de continuidade operacional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inspeção exploratória, sem afirmação sobre a extensão da sobreposição.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3.3; 5.9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Os comentários sobre a revisão de literatura e sobre técnicas de avaliação da predição não haviam sido recebidos até o fechamento desta versão.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Parâmetros da estimação final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3 – Parâmetros e resultados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4100"/>
        <w:gridCol w:w="4971"/>
      </w:tblGrid>
      <w:tr>
        <w:trPr>
          <w:cantSplit/>
          <w:tblHeader/>
        </w:trPr>
        <w:tc>
          <w:tcPr>
            <w:tcW w:type="dxa" w:w="4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7.419 observações firma-ano, 730 companhias, 2010 a 2025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de risco e entradas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5.695 firma-anos, 194 entradas, taxa de 3,41%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comum a todos os modelos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5.046 observações e 149 entradas no horizonte de um ano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Esquemas de avaliação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Validação cruzada agrupada por firma em cinco partições e corte temporal pelo ano do desfecho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del w:id="9021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PCA 0,764; árvores 0,900; cobertura de juros 0,894</w:delText>
              </w:r>
            </w:del>
            <w:ins w:id="9022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PCA 0,764; árvores 0,897; cobertura de juros 0,894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PLS 0,875; ROA 0,874; Brito e Assaf 0,734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dois anos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del w:id="9023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PCA 0,627; árvores 0,752</w:delText>
              </w:r>
            </w:del>
            <w:ins w:id="9024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PCA 0,627; árvores 0,753</w:t>
              </w:r>
            </w:ins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temporal,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0,744; cobertura de juros 0,891, com 40 entradas no teste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 tipo de entrada,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EBITDA: PCA 0,646 contra 0,973; </w:t>
            </w:r>
            <w:del w:id="9025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patrimônio: PCA 0,858, o melhor;</w:delText>
              </w:r>
            </w:del>
            <w:ins w:id="9026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patrimônio: PCA 0,858, sem diferença distinguível;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recuperação judicial: PCA 0,888, empate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as entradas mecânicas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del w:id="9027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delText xml:space="preserve">PCA 0,857; PLS 0,856; árvores 0,858</w:delText>
              </w:r>
            </w:del>
            <w:ins w:id="9028" w:author="Revisão" w:date="2026-09-28T12:00:00Z">
              <w:r>
                <w:rPr>
                  <w:rFonts w:ascii="Times New Roman" w:cs="Times New Roman" w:eastAsia="Times New Roman" w:hAnsi="Times New Roman"/>
                  <w:b w:val="false"/>
                  <w:bCs w:val="false"/>
                  <w:sz w:val="20"/>
                  <w:szCs w:val="20"/>
                </w:rPr>
                <w:t xml:space="preserve">PCA 0,857; PLS 0,856; árvores 0,857</w:t>
              </w:r>
            </w:ins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sem diferença distinguível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Definições alternativas do evento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entradas exclusivas de EBITDA: PCA 0,857 e PLS 0,856; restritiva: PCA 0,889 e PLS 0,932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Estabilidade entre dez atribuições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 com média 0,874 e desvio 0,003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Valores anteriores registrados em versões desta nota foram superados.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Decisões próprias, limites e dissertação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Três decisões desta rodada merecem registro. A data da recuperação judicial é a da divulgação pública, e não a do ajuizamento, convenção coerente com o exercício preditivo e conservadora quanto à antecipação de informação; </w:t>
      </w:r>
      <w:del w:id="9029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delText xml:space="preserve">em trinta firmas o primeiro documento trata do andamento do processo, e a sensibilidade correspondente está declarada como limitação</w:delText>
        </w:r>
      </w:del>
      <w:ins w:id="9030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em 22 firmas do painel o primeiro documento trata do andamento do processo, e a sensibilidade que antecipa em um ano a data dessas firmas foi estimada e não altera a conclusão central</w:t>
        </w:r>
      </w:ins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E os emissores estrangeiros foram excluídos porque a legislação de recuperação judicial não lhes alcança, de modo que um dos três critérios não se aplicaria a eles, o que contaminaria justamente a decomposição por tipo de entrada.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terceira decorre da conferência bibliográfica. A metodologia da Capacidade de Pagamento passou a ser referenciada pela Portaria da Secretaria do Tesouro Nacional n. 882, de 18 de dezembro de 2018, publicada no Diário Oficial da União, que define os conceitos e procedimentos da análise e os três indicadores agregados. A nota técnica antes citada não foi localizada em fonte oficial, e a norma é a referência verificável para a mesma afirmação.</w:t>
      </w:r>
    </w:p>
    <w:p>
      <w:pPr>
        <w:spacing w:line="360"/>
        <w:ind w:firstLine="708"/>
        <w:jc w:val="both"/>
        <w:rPr>
          <w:ins w:id="9031" w:author="Revisão" w:date="2026-09-28T12:00:00Z"/>
        </w:rPr>
      </w:pPr>
      <w:ins w:id="9032" w:author="Revisão" w:date="2026-09-28T12:00:00Z">
        <w:r>
          <w:rPr>
            <w:rFonts w:ascii="Times New Roman" w:cs="Times New Roman" w:eastAsia="Times New Roman" w:hAnsi="Times New Roman"/>
            <w:b w:val="false"/>
            <w:bCs w:val="false"/>
            <w:sz w:val="24"/>
            <w:szCs w:val="24"/>
          </w:rPr>
          <w:t xml:space="preserve">Uma revisão integral do código e dos dados, feita depois desta rodada, corrigiu seis pontos, nenhum dos quais altera a conclusão central: a identificação das saídas do painel usava um ano fixo, anterior ao fim do painel estendido; o sinal do segundo componente na verificação da soma de componentes não estava fixado entre partições; a correção de Bonferroni considera seis comparações, e não sete; o modelo de Brito e Assaf Neto dentro da amostra não era winsorizado; a posição Ponzi passou a exigir exercícios de fato consecutivos; e a calibração em probabilidade passou a ser feita sobre o posto do escore, o que tornou todos os modelos melhores que a previsão constante no escore de Brier. A mesma revisão quantificou a sobreposição mecânica no horizonte de um ano, estimou a sensibilidade à datação da recuperação judicial e conferiu na fonte o que o texto afirma de cada obra citada.</w:t>
        </w:r>
      </w:ins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Permanecem como limites declarados a escassez de eventos em alguns subconjuntos da decomposição, a ausência da data de ajuizamento, a classificação aproximada das saídas associadas a dificuldade financeira e a omissão da ressalva de continuidade operacional.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a fase de dissertação ficam a expansão da fundamentação teórica e institucional, o teste da leitura sobre alocação de pesos em conjunto informacional maior que oito indicadores, e a extensão agregada em frequência trimestral, cuja viabilidade o levantamento de cobertura confirmou.</w:t>
      </w:r>
    </w:p>
    <w:sectPr>
      <w:footerReference w:type="default" r:id="rId7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decisões metodológicas</dc:title>
  <dc:creator>Thomas G. M. Lopes</dc:creator>
  <cp:lastModifiedBy>Thomas G. M. Lopes</cp:lastModifiedBy>
  <cp:revision>1</cp:revision>
  <dcterms:created xsi:type="dcterms:W3CDTF">2026-09-24T00:07:07.227Z</dcterms:created>
  <dcterms:modified xsi:type="dcterms:W3CDTF">2026-09-24T00:07:07.236Z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